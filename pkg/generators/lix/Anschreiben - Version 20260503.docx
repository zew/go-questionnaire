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F609C" w14:textId="39480CAF" w:rsidR="007E24F9" w:rsidRDefault="000F513D">
      <w:pPr>
        <w:rPr>
          <w:lang w:val="de-DE"/>
        </w:rPr>
      </w:pPr>
      <w:r>
        <w:rPr>
          <w:lang w:val="de-DE"/>
        </w:rPr>
        <w:t>Länderindex Umfrage</w:t>
      </w:r>
    </w:p>
    <w:p w14:paraId="7327DA9E" w14:textId="77777777" w:rsidR="000F513D" w:rsidRDefault="000F513D">
      <w:pPr>
        <w:rPr>
          <w:lang w:val="de-DE"/>
        </w:rPr>
      </w:pPr>
    </w:p>
    <w:p w14:paraId="5A780EE3" w14:textId="77777777" w:rsidR="00D50B7E" w:rsidRDefault="00D50B7E">
      <w:pPr>
        <w:rPr>
          <w:lang w:val="de-DE"/>
        </w:rPr>
      </w:pPr>
    </w:p>
    <w:p w14:paraId="0C7B4836" w14:textId="77777777" w:rsidR="00D50B7E" w:rsidRDefault="00D50B7E">
      <w:pPr>
        <w:rPr>
          <w:lang w:val="de-DE"/>
        </w:rPr>
      </w:pPr>
    </w:p>
    <w:p w14:paraId="0FA29DAE" w14:textId="398C5E41" w:rsidR="00D50B7E" w:rsidRDefault="00D50B7E">
      <w:pPr>
        <w:rPr>
          <w:lang w:val="de-DE"/>
        </w:rPr>
      </w:pPr>
      <w:r>
        <w:rPr>
          <w:lang w:val="de-DE"/>
        </w:rPr>
        <w:t>Sehr geehrte Damen und Herren,</w:t>
      </w:r>
    </w:p>
    <w:p w14:paraId="40D72B9D" w14:textId="77777777" w:rsidR="00D50B7E" w:rsidRDefault="00D50B7E">
      <w:pPr>
        <w:rPr>
          <w:lang w:val="de-DE"/>
        </w:rPr>
      </w:pPr>
    </w:p>
    <w:p w14:paraId="349D39D6" w14:textId="0FB3ECFD" w:rsidR="00D50B7E" w:rsidRDefault="00D50B7E">
      <w:pPr>
        <w:rPr>
          <w:lang w:val="de-DE"/>
        </w:rPr>
      </w:pPr>
      <w:r>
        <w:rPr>
          <w:lang w:val="de-DE"/>
        </w:rPr>
        <w:t>die Zukunft des Wirtschaftsstandorts Deutschland erscheint unsicherer denn je.</w:t>
      </w:r>
      <w:r w:rsidR="00B50EA0">
        <w:rPr>
          <w:lang w:val="de-DE"/>
        </w:rPr>
        <w:t xml:space="preserve"> Viele</w:t>
      </w:r>
      <w:r>
        <w:rPr>
          <w:lang w:val="de-DE"/>
        </w:rPr>
        <w:t xml:space="preserve"> Unternehme</w:t>
      </w:r>
      <w:r w:rsidR="00E34844">
        <w:rPr>
          <w:lang w:val="de-DE"/>
        </w:rPr>
        <w:t xml:space="preserve">n </w:t>
      </w:r>
      <w:r w:rsidR="003C5317">
        <w:rPr>
          <w:lang w:val="de-DE"/>
        </w:rPr>
        <w:t xml:space="preserve">hierzulande </w:t>
      </w:r>
      <w:r w:rsidR="00E34844">
        <w:rPr>
          <w:lang w:val="de-DE"/>
        </w:rPr>
        <w:t xml:space="preserve">beklagen </w:t>
      </w:r>
      <w:r w:rsidR="003C5317">
        <w:rPr>
          <w:lang w:val="de-DE"/>
        </w:rPr>
        <w:t>Bedingungen</w:t>
      </w:r>
      <w:r w:rsidR="0099160A">
        <w:rPr>
          <w:lang w:val="de-DE"/>
        </w:rPr>
        <w:t xml:space="preserve">, welche </w:t>
      </w:r>
      <w:r w:rsidR="000008EC">
        <w:rPr>
          <w:lang w:val="de-DE"/>
        </w:rPr>
        <w:t xml:space="preserve"> ihren </w:t>
      </w:r>
      <w:r w:rsidR="0099160A">
        <w:rPr>
          <w:lang w:val="de-DE"/>
        </w:rPr>
        <w:t>Unternehmenserfolg gefährden</w:t>
      </w:r>
      <w:r>
        <w:rPr>
          <w:lang w:val="de-DE"/>
        </w:rPr>
        <w:t xml:space="preserve">. Doch welche Standortfaktoren </w:t>
      </w:r>
      <w:r w:rsidR="0099160A">
        <w:rPr>
          <w:lang w:val="de-DE"/>
        </w:rPr>
        <w:t>sind</w:t>
      </w:r>
      <w:r w:rsidR="00B50EA0">
        <w:rPr>
          <w:lang w:val="de-DE"/>
        </w:rPr>
        <w:t xml:space="preserve"> wichtig</w:t>
      </w:r>
      <w:r>
        <w:rPr>
          <w:lang w:val="de-DE"/>
        </w:rPr>
        <w:t>? Hier würden wir gerne Ihre Einschätzung erfahren.</w:t>
      </w:r>
    </w:p>
    <w:p w14:paraId="042E7146" w14:textId="77777777" w:rsidR="00D50B7E" w:rsidRDefault="00D50B7E">
      <w:pPr>
        <w:rPr>
          <w:lang w:val="de-DE"/>
        </w:rPr>
      </w:pPr>
    </w:p>
    <w:p w14:paraId="43946AFB" w14:textId="7DE0B88B" w:rsidR="00D50B7E" w:rsidRDefault="00D50B7E">
      <w:pPr>
        <w:rPr>
          <w:lang w:val="de-DE"/>
        </w:rPr>
      </w:pPr>
      <w:r>
        <w:rPr>
          <w:lang w:val="de-DE"/>
        </w:rPr>
        <w:t>Diese Umfrage ist Teil eines Forschungsprojekts, welches wir im Auftrag der Stiftung Familienunternehmen durchführen.</w:t>
      </w:r>
    </w:p>
    <w:p w14:paraId="01601EB6" w14:textId="77777777" w:rsidR="00D50B7E" w:rsidRDefault="00D50B7E">
      <w:pPr>
        <w:rPr>
          <w:lang w:val="de-DE"/>
        </w:rPr>
      </w:pPr>
    </w:p>
    <w:p w14:paraId="5114E03B" w14:textId="06B1F20F" w:rsidR="00D50B7E" w:rsidRDefault="00D50B7E">
      <w:pPr>
        <w:rPr>
          <w:lang w:val="de-DE"/>
        </w:rPr>
      </w:pPr>
      <w:r>
        <w:rPr>
          <w:lang w:val="de-DE"/>
        </w:rPr>
        <w:t xml:space="preserve">Wir haben die Umfrage </w:t>
      </w:r>
      <w:r w:rsidR="0099160A">
        <w:rPr>
          <w:lang w:val="de-DE"/>
        </w:rPr>
        <w:t xml:space="preserve">knapp </w:t>
      </w:r>
      <w:r w:rsidR="003C5317">
        <w:rPr>
          <w:lang w:val="de-DE"/>
        </w:rPr>
        <w:t xml:space="preserve">gehalten, </w:t>
      </w:r>
      <w:r w:rsidR="0099160A">
        <w:rPr>
          <w:lang w:val="de-DE"/>
        </w:rPr>
        <w:t xml:space="preserve">so </w:t>
      </w:r>
      <w:r w:rsidR="003C5317">
        <w:rPr>
          <w:lang w:val="de-DE"/>
        </w:rPr>
        <w:t>dass sie nur wenige</w:t>
      </w:r>
      <w:r w:rsidR="00B50EA0">
        <w:rPr>
          <w:lang w:val="de-DE"/>
        </w:rPr>
        <w:t xml:space="preserve"> </w:t>
      </w:r>
      <w:r>
        <w:rPr>
          <w:lang w:val="de-DE"/>
        </w:rPr>
        <w:t>Minuten in Anspruch nimmt.  Mit Ihrer Mühe helfen Sie uns</w:t>
      </w:r>
      <w:r w:rsidR="00B50EA0">
        <w:rPr>
          <w:lang w:val="de-DE"/>
        </w:rPr>
        <w:t xml:space="preserve"> </w:t>
      </w:r>
      <w:r w:rsidR="003C5317">
        <w:rPr>
          <w:lang w:val="de-DE"/>
        </w:rPr>
        <w:t xml:space="preserve">sehr, unsere </w:t>
      </w:r>
      <w:r w:rsidR="00B50EA0">
        <w:rPr>
          <w:lang w:val="de-DE"/>
        </w:rPr>
        <w:t>Beratung der Wirtschaftspolitik</w:t>
      </w:r>
      <w:r w:rsidR="003C5317">
        <w:rPr>
          <w:lang w:val="de-DE"/>
        </w:rPr>
        <w:t xml:space="preserve"> auf eine bessere Grundlage zu stellen</w:t>
      </w:r>
      <w:r w:rsidR="00B50EA0">
        <w:rPr>
          <w:lang w:val="de-DE"/>
        </w:rPr>
        <w:t>.</w:t>
      </w:r>
    </w:p>
    <w:p w14:paraId="3256D7AE" w14:textId="77777777" w:rsidR="00D50B7E" w:rsidRDefault="00D50B7E">
      <w:pPr>
        <w:rPr>
          <w:lang w:val="de-DE"/>
        </w:rPr>
      </w:pPr>
    </w:p>
    <w:p w14:paraId="46FADE0E" w14:textId="6D57EB89" w:rsidR="00D50B7E" w:rsidRDefault="00B50EA0">
      <w:pPr>
        <w:rPr>
          <w:lang w:val="de-DE"/>
        </w:rPr>
      </w:pPr>
      <w:r>
        <w:rPr>
          <w:lang w:val="de-DE"/>
        </w:rPr>
        <w:t>Diese Umfrage ist freiwillig….. Datenschutzhinweis……</w:t>
      </w:r>
    </w:p>
    <w:p w14:paraId="3BC73DFE" w14:textId="77777777" w:rsidR="00D50B7E" w:rsidRDefault="00D50B7E">
      <w:pPr>
        <w:rPr>
          <w:lang w:val="de-DE"/>
        </w:rPr>
      </w:pPr>
    </w:p>
    <w:p w14:paraId="151798F8" w14:textId="10768CA7" w:rsidR="00D50B7E" w:rsidRDefault="00B50EA0">
      <w:pPr>
        <w:rPr>
          <w:lang w:val="de-DE"/>
        </w:rPr>
      </w:pPr>
      <w:r>
        <w:rPr>
          <w:lang w:val="de-DE"/>
        </w:rPr>
        <w:t>Vielen Dank für Ihre Mitwirkung</w:t>
      </w:r>
      <w:r w:rsidR="00E34844">
        <w:rPr>
          <w:lang w:val="de-DE"/>
        </w:rPr>
        <w:t>!</w:t>
      </w:r>
    </w:p>
    <w:p w14:paraId="23E089C4" w14:textId="77777777" w:rsidR="00B50EA0" w:rsidRDefault="00B50EA0">
      <w:pPr>
        <w:rPr>
          <w:lang w:val="de-DE"/>
        </w:rPr>
      </w:pPr>
    </w:p>
    <w:p w14:paraId="620FE2E9" w14:textId="23E4CC54" w:rsidR="00B50EA0" w:rsidRDefault="00B50EA0">
      <w:pPr>
        <w:rPr>
          <w:lang w:val="de-DE"/>
        </w:rPr>
      </w:pPr>
      <w:r>
        <w:rPr>
          <w:lang w:val="de-DE"/>
        </w:rPr>
        <w:t xml:space="preserve">Prof. Dr. Friedrich Heinemann </w:t>
      </w:r>
    </w:p>
    <w:p w14:paraId="484A7700" w14:textId="77777777" w:rsidR="00D50B7E" w:rsidRDefault="00D50B7E">
      <w:pPr>
        <w:rPr>
          <w:lang w:val="de-DE"/>
        </w:rPr>
      </w:pPr>
    </w:p>
    <w:p w14:paraId="5D2F4477" w14:textId="77777777" w:rsidR="00D50B7E" w:rsidRDefault="00D50B7E">
      <w:pPr>
        <w:rPr>
          <w:lang w:val="de-DE"/>
        </w:rPr>
      </w:pPr>
    </w:p>
    <w:p w14:paraId="4FFAEA24" w14:textId="77777777" w:rsidR="00D50B7E" w:rsidRDefault="00D50B7E">
      <w:pPr>
        <w:rPr>
          <w:lang w:val="de-DE"/>
        </w:rPr>
      </w:pPr>
    </w:p>
    <w:p w14:paraId="45B45575" w14:textId="77777777" w:rsidR="00D50B7E" w:rsidRDefault="00D50B7E">
      <w:pPr>
        <w:rPr>
          <w:lang w:val="de-DE"/>
        </w:rPr>
      </w:pPr>
    </w:p>
    <w:p w14:paraId="41C204BA" w14:textId="77777777" w:rsidR="00D50B7E" w:rsidRDefault="00D50B7E">
      <w:pPr>
        <w:rPr>
          <w:lang w:val="de-DE"/>
        </w:rPr>
      </w:pPr>
    </w:p>
    <w:p w14:paraId="63E58526" w14:textId="5B2CD344" w:rsidR="000F513D" w:rsidDel="003C5317" w:rsidRDefault="000F513D">
      <w:pPr>
        <w:rPr>
          <w:del w:id="0" w:author="Heinemann, Friedrich" w:date="2026-05-03T17:11:00Z" w16du:dateUtc="2026-05-03T15:11:00Z"/>
          <w:lang w:val="de-DE"/>
        </w:rPr>
      </w:pPr>
      <w:del w:id="1" w:author="Heinemann, Friedrich" w:date="2026-05-03T17:11:00Z" w16du:dateUtc="2026-05-03T15:11:00Z">
        <w:r w:rsidDel="003C5317">
          <w:delText>(Mögliche Einleitung „Die folgenden Fragen beziehen sich auf allgemeine, strategische Überlegungen Ihres Unternehmens und nicht auf konkrete, aktuell geplante Investitionsentscheidungen.“)</w:delText>
        </w:r>
      </w:del>
    </w:p>
    <w:p w14:paraId="141B9B1A" w14:textId="61B1BFDA" w:rsidR="000F513D" w:rsidDel="003C5317" w:rsidRDefault="000F513D">
      <w:pPr>
        <w:rPr>
          <w:del w:id="2" w:author="Heinemann, Friedrich" w:date="2026-05-03T17:11:00Z" w16du:dateUtc="2026-05-03T15:11:00Z"/>
          <w:lang w:val="de-DE"/>
        </w:rPr>
      </w:pPr>
    </w:p>
    <w:p w14:paraId="370B5899" w14:textId="2EAA9321" w:rsidR="000F513D" w:rsidDel="003C5317" w:rsidRDefault="000F513D">
      <w:pPr>
        <w:rPr>
          <w:del w:id="3" w:author="Heinemann, Friedrich" w:date="2026-05-03T17:11:00Z" w16du:dateUtc="2026-05-03T15:11:00Z"/>
        </w:rPr>
      </w:pPr>
      <w:del w:id="4" w:author="Heinemann, Friedrich" w:date="2026-05-03T17:11:00Z" w16du:dateUtc="2026-05-03T15:11:00Z">
        <w:r w:rsidDel="003C5317">
          <w:delText>„Welche Bedeutung haben die folgenden Standortfaktoren für Ihr Unternehmen bei strategischen Überlegungen zur Standortwahl?“</w:delText>
        </w:r>
      </w:del>
    </w:p>
    <w:p w14:paraId="309182B5" w14:textId="60DB220B" w:rsidR="000F513D" w:rsidDel="003C5317" w:rsidRDefault="000F513D">
      <w:pPr>
        <w:rPr>
          <w:del w:id="5" w:author="Heinemann, Friedrich" w:date="2026-05-03T17:11:00Z" w16du:dateUtc="2026-05-03T15:11:00Z"/>
        </w:rPr>
      </w:pPr>
    </w:p>
    <w:p w14:paraId="7328F349" w14:textId="3C7FA71F" w:rsidR="000F513D" w:rsidDel="003C5317" w:rsidRDefault="000F513D">
      <w:pPr>
        <w:rPr>
          <w:del w:id="6" w:author="Heinemann, Friedrich" w:date="2026-05-03T17:11:00Z" w16du:dateUtc="2026-05-03T15:11:00Z"/>
        </w:rPr>
      </w:pPr>
      <w:del w:id="7" w:author="Heinemann, Friedrich" w:date="2026-05-03T17:11:00Z" w16du:dateUtc="2026-05-03T15:11:00Z">
        <w:r w:rsidDel="003C5317">
          <w:delText>„Wie wichtig sind die folgenden Standortfaktoren für Ihr Unternehmen bei der generellen Bewertung Deutschland</w:delText>
        </w:r>
        <w:r w:rsidR="00C11BC9" w:rsidDel="003C5317">
          <w:delText>s</w:delText>
        </w:r>
        <w:r w:rsidDel="003C5317">
          <w:delText>?“</w:delText>
        </w:r>
      </w:del>
    </w:p>
    <w:p w14:paraId="58D52509" w14:textId="77777777" w:rsidR="000F513D" w:rsidRDefault="000F513D"/>
    <w:p w14:paraId="4459569B" w14:textId="277AF76E" w:rsidR="000F513D" w:rsidRDefault="000F513D" w:rsidP="00E34844">
      <w:pPr>
        <w:shd w:val="clear" w:color="auto" w:fill="92D050"/>
      </w:pPr>
      <w:r>
        <w:t xml:space="preserve">„Wie wichtig sind die folgenden Standortfaktoren für Ihr Unternehmen, wenn Sie </w:t>
      </w:r>
      <w:del w:id="8" w:author="Heinemann, Friedrich" w:date="2026-05-03T16:33:00Z" w16du:dateUtc="2026-05-03T14:33:00Z">
        <w:r w:rsidDel="00E34844">
          <w:delText xml:space="preserve">grundsätzlich </w:delText>
        </w:r>
      </w:del>
      <w:r>
        <w:t>darüber nachdenken, Aktivitäten in Deutschland fortzuführen</w:t>
      </w:r>
      <w:ins w:id="9" w:author="Heinemann, Friedrich" w:date="2026-05-03T16:34:00Z" w16du:dateUtc="2026-05-03T14:34:00Z">
        <w:r w:rsidR="00E34844">
          <w:rPr>
            <w:lang w:val="de-DE"/>
          </w:rPr>
          <w:t xml:space="preserve"> und</w:t>
        </w:r>
      </w:ins>
      <w:del w:id="10" w:author="Heinemann, Friedrich" w:date="2026-05-03T16:34:00Z" w16du:dateUtc="2026-05-03T14:34:00Z">
        <w:r w:rsidDel="00E34844">
          <w:delText>,</w:delText>
        </w:r>
      </w:del>
      <w:r>
        <w:t xml:space="preserve"> auszubauen oder </w:t>
      </w:r>
      <w:ins w:id="11" w:author="Heinemann, Friedrich" w:date="2026-05-03T16:34:00Z" w16du:dateUtc="2026-05-03T14:34:00Z">
        <w:r w:rsidR="00E34844">
          <w:rPr>
            <w:lang w:val="de-DE"/>
          </w:rPr>
          <w:t xml:space="preserve">aber zurückzufahren und gegebenenfalls </w:t>
        </w:r>
      </w:ins>
      <w:del w:id="12" w:author="Heinemann, Friedrich" w:date="2026-05-03T16:34:00Z" w16du:dateUtc="2026-05-03T14:34:00Z">
        <w:r w:rsidDel="00E34844">
          <w:delText xml:space="preserve">alternativ </w:delText>
        </w:r>
      </w:del>
      <w:r>
        <w:t>in andere</w:t>
      </w:r>
      <w:del w:id="13" w:author="Heinemann, Friedrich" w:date="2026-05-03T16:35:00Z" w16du:dateUtc="2026-05-03T14:35:00Z">
        <w:r w:rsidDel="00E34844">
          <w:delText>n</w:delText>
        </w:r>
      </w:del>
      <w:r>
        <w:t xml:space="preserve"> Länder</w:t>
      </w:r>
      <w:ins w:id="14" w:author="Heinemann, Friedrich" w:date="2026-05-03T16:35:00Z" w16du:dateUtc="2026-05-03T14:35:00Z">
        <w:r w:rsidR="00E34844">
          <w:rPr>
            <w:lang w:val="de-DE"/>
          </w:rPr>
          <w:t xml:space="preserve"> zu verlagern</w:t>
        </w:r>
      </w:ins>
      <w:del w:id="15" w:author="Heinemann, Friedrich" w:date="2026-05-03T16:35:00Z" w16du:dateUtc="2026-05-03T14:35:00Z">
        <w:r w:rsidDel="00E34844">
          <w:delText>n anzusiedeln</w:delText>
        </w:r>
      </w:del>
      <w:r>
        <w:t>?“</w:t>
      </w:r>
    </w:p>
    <w:p w14:paraId="1ECC743D" w14:textId="77777777" w:rsidR="00687AD8" w:rsidRDefault="00687AD8"/>
    <w:p w14:paraId="5CDBA5DE" w14:textId="77777777" w:rsidR="00687AD8" w:rsidRDefault="00687AD8"/>
    <w:p w14:paraId="7C801350" w14:textId="77777777" w:rsidR="00687AD8" w:rsidRDefault="00687AD8" w:rsidP="00687AD8">
      <w:pPr>
        <w:rPr>
          <w:lang w:val="de-DE"/>
        </w:rPr>
      </w:pPr>
      <w:r>
        <w:rPr>
          <w:lang w:val="de-DE"/>
        </w:rPr>
        <w:t xml:space="preserve">Möglicher Aufbau: </w:t>
      </w:r>
    </w:p>
    <w:p w14:paraId="5871D667" w14:textId="77777777" w:rsidR="00687AD8" w:rsidRDefault="00687AD8" w:rsidP="00687AD8">
      <w:pPr>
        <w:rPr>
          <w:lang w:val="de-DE"/>
        </w:rPr>
      </w:pPr>
      <w:r>
        <w:rPr>
          <w:lang w:val="de-DE"/>
        </w:rPr>
        <w:t>100 Punkte vergeben für übergeordnete Kategorie</w:t>
      </w:r>
    </w:p>
    <w:p w14:paraId="223B0E4D" w14:textId="77777777" w:rsidR="00687AD8" w:rsidRDefault="00687AD8" w:rsidP="00687AD8">
      <w:pPr>
        <w:rPr>
          <w:lang w:val="de-DE"/>
        </w:rPr>
      </w:pPr>
      <w:r>
        <w:rPr>
          <w:lang w:val="de-DE"/>
        </w:rPr>
        <w:t>100 Punkte vergeben pro Unterkategorie</w:t>
      </w:r>
    </w:p>
    <w:p w14:paraId="4EA0747E" w14:textId="77777777" w:rsidR="00687AD8" w:rsidRDefault="00687AD8" w:rsidP="00687AD8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lastRenderedPageBreak/>
        <w:t>Keine Verzerrung durch unterschiedlich viele Unterkategorien</w:t>
      </w:r>
    </w:p>
    <w:p w14:paraId="7CA1DB6A" w14:textId="77777777" w:rsidR="00687AD8" w:rsidRDefault="00687AD8" w:rsidP="00687AD8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>Vergleichbarkeit der Relevanz der Hauptkategorien und der Unterkategorien</w:t>
      </w:r>
    </w:p>
    <w:p w14:paraId="686B62F2" w14:textId="77777777" w:rsidR="00687AD8" w:rsidRDefault="00687AD8" w:rsidP="00687AD8">
      <w:pPr>
        <w:rPr>
          <w:lang w:val="de-DE"/>
        </w:rPr>
      </w:pPr>
    </w:p>
    <w:p w14:paraId="7ABFDE43" w14:textId="77777777" w:rsidR="00687AD8" w:rsidRPr="002015B2" w:rsidRDefault="00687AD8" w:rsidP="00687AD8">
      <w:pPr>
        <w:rPr>
          <w:lang w:val="de-DE"/>
        </w:rPr>
      </w:pPr>
      <w:r>
        <w:rPr>
          <w:lang w:val="de-DE"/>
        </w:rPr>
        <w:t>Haupt und Unterkategorie direkt abfragen, Kategorien aus Bericht und/oder Erklärung als optional verfügbare Erläuterungen anbieten</w:t>
      </w:r>
    </w:p>
    <w:p w14:paraId="017CEA5C" w14:textId="77777777" w:rsidR="00687AD8" w:rsidRPr="00687AD8" w:rsidRDefault="00687AD8">
      <w:pPr>
        <w:rPr>
          <w:lang w:val="de-DE"/>
        </w:rPr>
      </w:pPr>
    </w:p>
    <w:p w14:paraId="4EBE5464" w14:textId="77777777" w:rsidR="000F513D" w:rsidRDefault="000F513D"/>
    <w:p w14:paraId="17DB4725" w14:textId="77777777" w:rsidR="000F513D" w:rsidRDefault="000F513D"/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047"/>
        <w:gridCol w:w="2505"/>
        <w:gridCol w:w="2214"/>
        <w:gridCol w:w="2250"/>
      </w:tblGrid>
      <w:tr w:rsidR="002015B2" w14:paraId="21A39BE0" w14:textId="77777777" w:rsidTr="002015B2">
        <w:tc>
          <w:tcPr>
            <w:tcW w:w="1333" w:type="dxa"/>
          </w:tcPr>
          <w:p w14:paraId="0C406CC4" w14:textId="0B31AB41" w:rsidR="002015B2" w:rsidRDefault="002015B2" w:rsidP="000F513D">
            <w:pPr>
              <w:rPr>
                <w:lang w:val="de-DE"/>
              </w:rPr>
            </w:pPr>
            <w:commentRangeStart w:id="16"/>
            <w:r>
              <w:rPr>
                <w:lang w:val="de-DE"/>
              </w:rPr>
              <w:t>Hauptkategorie</w:t>
            </w:r>
          </w:p>
        </w:tc>
        <w:tc>
          <w:tcPr>
            <w:tcW w:w="2085" w:type="dxa"/>
          </w:tcPr>
          <w:p w14:paraId="1E994B4F" w14:textId="479D4D64" w:rsidR="002015B2" w:rsidRDefault="002015B2">
            <w:pPr>
              <w:rPr>
                <w:lang w:val="de-DE"/>
              </w:rPr>
            </w:pPr>
            <w:r>
              <w:rPr>
                <w:lang w:val="de-DE"/>
              </w:rPr>
              <w:t xml:space="preserve">Unterkategorie </w:t>
            </w:r>
            <w:r w:rsidR="00B2024F">
              <w:rPr>
                <w:lang w:val="de-DE"/>
              </w:rPr>
              <w:t>Zusammenfassung</w:t>
            </w:r>
            <w:commentRangeEnd w:id="16"/>
            <w:r w:rsidR="00F862D3">
              <w:rPr>
                <w:rStyle w:val="Kommentarzeichen"/>
                <w:sz w:val="24"/>
                <w:szCs w:val="24"/>
                <w:lang w:val="de-DE"/>
              </w:rPr>
              <w:commentReference w:id="16"/>
            </w:r>
          </w:p>
        </w:tc>
        <w:tc>
          <w:tcPr>
            <w:tcW w:w="2776" w:type="dxa"/>
          </w:tcPr>
          <w:p w14:paraId="79EAE0B3" w14:textId="6591E300" w:rsidR="002015B2" w:rsidRDefault="002015B2">
            <w:pPr>
              <w:rPr>
                <w:lang w:val="de-DE"/>
              </w:rPr>
            </w:pPr>
            <w:r>
              <w:rPr>
                <w:lang w:val="de-DE"/>
              </w:rPr>
              <w:t>Unterkategorie</w:t>
            </w:r>
            <w:r w:rsidR="00B2024F">
              <w:rPr>
                <w:lang w:val="de-DE"/>
              </w:rPr>
              <w:t>n aus Bericht</w:t>
            </w:r>
          </w:p>
        </w:tc>
        <w:tc>
          <w:tcPr>
            <w:tcW w:w="2822" w:type="dxa"/>
          </w:tcPr>
          <w:p w14:paraId="42BB2C69" w14:textId="6782BC72" w:rsidR="002015B2" w:rsidRDefault="00B2024F">
            <w:pPr>
              <w:rPr>
                <w:lang w:val="de-DE"/>
              </w:rPr>
            </w:pPr>
            <w:r>
              <w:rPr>
                <w:lang w:val="de-DE"/>
              </w:rPr>
              <w:t>Erklärung</w:t>
            </w:r>
          </w:p>
        </w:tc>
      </w:tr>
      <w:tr w:rsidR="00CA0082" w14:paraId="330938DD" w14:textId="185768CD" w:rsidTr="002015B2">
        <w:tc>
          <w:tcPr>
            <w:tcW w:w="1333" w:type="dxa"/>
            <w:vMerge w:val="restart"/>
          </w:tcPr>
          <w:p w14:paraId="53F15CD6" w14:textId="70F30434" w:rsidR="000F513D" w:rsidRDefault="000F513D" w:rsidP="000F513D">
            <w:pPr>
              <w:rPr>
                <w:lang w:val="de-DE"/>
              </w:rPr>
            </w:pPr>
            <w:r>
              <w:rPr>
                <w:lang w:val="de-DE"/>
              </w:rPr>
              <w:t>Steuern</w:t>
            </w:r>
          </w:p>
        </w:tc>
        <w:tc>
          <w:tcPr>
            <w:tcW w:w="2085" w:type="dxa"/>
          </w:tcPr>
          <w:p w14:paraId="6D835C39" w14:textId="195554B5" w:rsidR="000F513D" w:rsidRDefault="003C5317">
            <w:pPr>
              <w:rPr>
                <w:lang w:val="de-DE"/>
              </w:rPr>
            </w:pPr>
            <w:ins w:id="17" w:author="Heinemann, Friedrich" w:date="2026-05-03T17:13:00Z" w16du:dateUtc="2026-05-03T15:13:00Z">
              <w:r>
                <w:rPr>
                  <w:lang w:val="de-DE"/>
                </w:rPr>
                <w:t xml:space="preserve">Laufende </w:t>
              </w:r>
            </w:ins>
            <w:r w:rsidR="000F513D">
              <w:rPr>
                <w:lang w:val="de-DE"/>
              </w:rPr>
              <w:t xml:space="preserve">Besteuerung </w:t>
            </w:r>
            <w:del w:id="18" w:author="Heinemann, Friedrich" w:date="2026-05-03T17:13:00Z" w16du:dateUtc="2026-05-03T15:13:00Z">
              <w:r w:rsidR="000F513D" w:rsidDel="003C5317">
                <w:rPr>
                  <w:lang w:val="de-DE"/>
                </w:rPr>
                <w:delText>der Geschäftstätigkeit</w:delText>
              </w:r>
            </w:del>
            <w:ins w:id="19" w:author="Heinemann, Friedrich" w:date="2026-05-03T17:13:00Z" w16du:dateUtc="2026-05-03T15:13:00Z">
              <w:r>
                <w:rPr>
                  <w:lang w:val="de-DE"/>
                </w:rPr>
                <w:t xml:space="preserve"> des Unternehmens</w:t>
              </w:r>
            </w:ins>
          </w:p>
        </w:tc>
        <w:tc>
          <w:tcPr>
            <w:tcW w:w="2776" w:type="dxa"/>
          </w:tcPr>
          <w:p w14:paraId="6375F8C8" w14:textId="745706B7" w:rsidR="000F513D" w:rsidRDefault="000F513D">
            <w:pPr>
              <w:rPr>
                <w:lang w:val="de-DE"/>
              </w:rPr>
            </w:pPr>
            <w:r>
              <w:rPr>
                <w:lang w:val="de-DE"/>
              </w:rPr>
              <w:t xml:space="preserve">Besteuerung von nationaler und grenzüberschreitender Geschäftstätigkeit </w:t>
            </w:r>
          </w:p>
        </w:tc>
        <w:tc>
          <w:tcPr>
            <w:tcW w:w="2822" w:type="dxa"/>
          </w:tcPr>
          <w:p w14:paraId="6C5C4568" w14:textId="5590D31C" w:rsidR="000F513D" w:rsidRDefault="000F513D">
            <w:pPr>
              <w:rPr>
                <w:lang w:val="de-DE"/>
              </w:rPr>
            </w:pPr>
            <w:r>
              <w:rPr>
                <w:lang w:val="de-DE"/>
              </w:rPr>
              <w:t>etwa durch die Einkommen und Körperschaftssteuer, Grundsteuer</w:t>
            </w:r>
          </w:p>
        </w:tc>
      </w:tr>
      <w:tr w:rsidR="00CA0082" w14:paraId="2C44664F" w14:textId="2ADF84D1" w:rsidTr="002015B2">
        <w:tc>
          <w:tcPr>
            <w:tcW w:w="1333" w:type="dxa"/>
            <w:vMerge/>
          </w:tcPr>
          <w:p w14:paraId="03D7389A" w14:textId="77777777" w:rsidR="000F513D" w:rsidRDefault="000F513D">
            <w:pPr>
              <w:rPr>
                <w:lang w:val="de-DE"/>
              </w:rPr>
            </w:pPr>
          </w:p>
        </w:tc>
        <w:tc>
          <w:tcPr>
            <w:tcW w:w="2085" w:type="dxa"/>
          </w:tcPr>
          <w:p w14:paraId="72A315E7" w14:textId="2296111C" w:rsidR="000F513D" w:rsidRDefault="000F513D">
            <w:pPr>
              <w:rPr>
                <w:lang w:val="de-DE"/>
              </w:rPr>
            </w:pPr>
            <w:r>
              <w:rPr>
                <w:lang w:val="de-DE"/>
              </w:rPr>
              <w:t>Besteuerung</w:t>
            </w:r>
            <w:ins w:id="20" w:author="Heinemann, Friedrich" w:date="2026-05-03T17:14:00Z" w16du:dateUtc="2026-05-03T15:14:00Z">
              <w:r w:rsidR="003C5317">
                <w:rPr>
                  <w:lang w:val="de-DE"/>
                </w:rPr>
                <w:t xml:space="preserve"> des Unternehmens</w:t>
              </w:r>
            </w:ins>
            <w:r>
              <w:rPr>
                <w:lang w:val="de-DE"/>
              </w:rPr>
              <w:t xml:space="preserve"> im Erbschaftsfall</w:t>
            </w:r>
          </w:p>
        </w:tc>
        <w:tc>
          <w:tcPr>
            <w:tcW w:w="2776" w:type="dxa"/>
          </w:tcPr>
          <w:p w14:paraId="758C3454" w14:textId="2380E1E5" w:rsidR="000F513D" w:rsidRDefault="000F513D">
            <w:pPr>
              <w:rPr>
                <w:lang w:val="de-DE"/>
              </w:rPr>
            </w:pPr>
            <w:r>
              <w:rPr>
                <w:lang w:val="de-DE"/>
              </w:rPr>
              <w:t>Erbschaftssteuer</w:t>
            </w:r>
          </w:p>
        </w:tc>
        <w:tc>
          <w:tcPr>
            <w:tcW w:w="2822" w:type="dxa"/>
          </w:tcPr>
          <w:p w14:paraId="5BF71E44" w14:textId="69A06AAA" w:rsidR="000F513D" w:rsidRDefault="000F513D">
            <w:pPr>
              <w:rPr>
                <w:lang w:val="de-DE"/>
              </w:rPr>
            </w:pPr>
            <w:r>
              <w:rPr>
                <w:lang w:val="de-DE"/>
              </w:rPr>
              <w:t>Höhe, Vergünstigungen für Unternehmen, administrative Regelung</w:t>
            </w:r>
          </w:p>
        </w:tc>
      </w:tr>
      <w:tr w:rsidR="00CA0082" w14:paraId="72AB644B" w14:textId="3250F676" w:rsidTr="002015B2">
        <w:tc>
          <w:tcPr>
            <w:tcW w:w="1333" w:type="dxa"/>
            <w:vMerge/>
          </w:tcPr>
          <w:p w14:paraId="5715AA15" w14:textId="77777777" w:rsidR="000F513D" w:rsidRDefault="000F513D">
            <w:pPr>
              <w:rPr>
                <w:lang w:val="de-DE"/>
              </w:rPr>
            </w:pPr>
          </w:p>
        </w:tc>
        <w:tc>
          <w:tcPr>
            <w:tcW w:w="2085" w:type="dxa"/>
          </w:tcPr>
          <w:p w14:paraId="752AC91C" w14:textId="0947925B" w:rsidR="000F513D" w:rsidRDefault="000F513D">
            <w:pPr>
              <w:rPr>
                <w:lang w:val="de-DE"/>
              </w:rPr>
            </w:pPr>
            <w:r>
              <w:rPr>
                <w:lang w:val="de-DE"/>
              </w:rPr>
              <w:t>Komplexität</w:t>
            </w:r>
            <w:ins w:id="21" w:author="Heinemann, Friedrich" w:date="2026-05-03T17:14:00Z" w16du:dateUtc="2026-05-03T15:14:00Z">
              <w:r w:rsidR="003C5317">
                <w:rPr>
                  <w:lang w:val="de-DE"/>
                </w:rPr>
                <w:t xml:space="preserve"> des Steuersystems</w:t>
              </w:r>
            </w:ins>
          </w:p>
        </w:tc>
        <w:tc>
          <w:tcPr>
            <w:tcW w:w="2776" w:type="dxa"/>
          </w:tcPr>
          <w:p w14:paraId="05721D14" w14:textId="79E06B84" w:rsidR="000F513D" w:rsidRDefault="000F513D">
            <w:pPr>
              <w:rPr>
                <w:lang w:val="de-DE"/>
              </w:rPr>
            </w:pPr>
            <w:r>
              <w:rPr>
                <w:lang w:val="de-DE"/>
              </w:rPr>
              <w:t>Komplexität des Steuersystems</w:t>
            </w:r>
          </w:p>
        </w:tc>
        <w:tc>
          <w:tcPr>
            <w:tcW w:w="2822" w:type="dxa"/>
          </w:tcPr>
          <w:p w14:paraId="670BEBF3" w14:textId="403093EB" w:rsidR="000F513D" w:rsidRDefault="00DC5A6B">
            <w:pPr>
              <w:rPr>
                <w:lang w:val="de-DE"/>
              </w:rPr>
            </w:pPr>
            <w:r>
              <w:rPr>
                <w:lang w:val="de-DE"/>
              </w:rPr>
              <w:t>Benötigter Arbeitsaufwand zur Erfüllung der Steuern und Sozialabgaben</w:t>
            </w:r>
          </w:p>
        </w:tc>
      </w:tr>
      <w:tr w:rsidR="008245E6" w14:paraId="06759A61" w14:textId="4F67B65F" w:rsidTr="002015B2">
        <w:tc>
          <w:tcPr>
            <w:tcW w:w="1333" w:type="dxa"/>
            <w:vMerge w:val="restart"/>
          </w:tcPr>
          <w:p w14:paraId="3433907A" w14:textId="392450C4" w:rsidR="00E1197E" w:rsidRDefault="00E1197E" w:rsidP="00E1197E">
            <w:pPr>
              <w:rPr>
                <w:lang w:val="de-DE"/>
              </w:rPr>
            </w:pPr>
            <w:r>
              <w:rPr>
                <w:lang w:val="de-DE"/>
              </w:rPr>
              <w:t>Arbeit</w:t>
            </w:r>
            <w:ins w:id="22" w:author="Heinemann, Friedrich" w:date="2026-05-03T16:42:00Z" w16du:dateUtc="2026-05-03T14:42:00Z">
              <w:r w:rsidR="00933CA5">
                <w:rPr>
                  <w:lang w:val="de-DE"/>
                </w:rPr>
                <w:t>skräfte</w:t>
              </w:r>
            </w:ins>
            <w:ins w:id="23" w:author="Heinemann, Friedrich" w:date="2026-05-03T17:21:00Z" w16du:dateUtc="2026-05-03T15:21:00Z">
              <w:r w:rsidR="00EB257B">
                <w:rPr>
                  <w:lang w:val="de-DE"/>
                </w:rPr>
                <w:t xml:space="preserve"> (Kosten und Produktivität)</w:t>
              </w:r>
            </w:ins>
          </w:p>
        </w:tc>
        <w:tc>
          <w:tcPr>
            <w:tcW w:w="2085" w:type="dxa"/>
          </w:tcPr>
          <w:p w14:paraId="393A5C22" w14:textId="13B3BE21" w:rsidR="00E1197E" w:rsidRDefault="00E1197E" w:rsidP="00E1197E">
            <w:pPr>
              <w:rPr>
                <w:lang w:val="de-DE"/>
              </w:rPr>
            </w:pPr>
            <w:r>
              <w:rPr>
                <w:lang w:val="de-DE"/>
              </w:rPr>
              <w:t>Arbeitskosten</w:t>
            </w:r>
            <w:ins w:id="24" w:author="Heinemann, Friedrich" w:date="2026-05-03T17:19:00Z" w16du:dateUtc="2026-05-03T15:19:00Z">
              <w:r w:rsidR="00F862D3">
                <w:rPr>
                  <w:lang w:val="de-DE"/>
                </w:rPr>
                <w:t xml:space="preserve"> (Löhne und Lohnnebenkosten pro Stunde)</w:t>
              </w:r>
            </w:ins>
          </w:p>
        </w:tc>
        <w:tc>
          <w:tcPr>
            <w:tcW w:w="2776" w:type="dxa"/>
          </w:tcPr>
          <w:p w14:paraId="0EED4697" w14:textId="7596D262" w:rsidR="00E1197E" w:rsidRDefault="00E1197E" w:rsidP="00E1197E">
            <w:pPr>
              <w:rPr>
                <w:lang w:val="de-DE"/>
              </w:rPr>
            </w:pPr>
            <w:r>
              <w:rPr>
                <w:lang w:val="de-DE"/>
              </w:rPr>
              <w:t>Arbeitsstundenkosten</w:t>
            </w:r>
          </w:p>
        </w:tc>
        <w:tc>
          <w:tcPr>
            <w:tcW w:w="2822" w:type="dxa"/>
          </w:tcPr>
          <w:p w14:paraId="58CC4655" w14:textId="528129A9" w:rsidR="00E1197E" w:rsidRDefault="00E1197E" w:rsidP="00E1197E">
            <w:pPr>
              <w:rPr>
                <w:lang w:val="de-DE"/>
              </w:rPr>
            </w:pPr>
            <w:r>
              <w:rPr>
                <w:lang w:val="de-DE"/>
              </w:rPr>
              <w:t>Arbeitsstundenkosten</w:t>
            </w:r>
          </w:p>
        </w:tc>
      </w:tr>
      <w:tr w:rsidR="008245E6" w14:paraId="7615AB4D" w14:textId="77777777" w:rsidTr="002015B2">
        <w:tc>
          <w:tcPr>
            <w:tcW w:w="1333" w:type="dxa"/>
            <w:vMerge/>
          </w:tcPr>
          <w:p w14:paraId="2FAB6780" w14:textId="77777777" w:rsidR="00E1197E" w:rsidRDefault="00E1197E" w:rsidP="00E1197E">
            <w:pPr>
              <w:rPr>
                <w:lang w:val="de-DE"/>
              </w:rPr>
            </w:pPr>
          </w:p>
        </w:tc>
        <w:tc>
          <w:tcPr>
            <w:tcW w:w="2085" w:type="dxa"/>
          </w:tcPr>
          <w:p w14:paraId="5DAE585D" w14:textId="33E1A19E" w:rsidR="00E1197E" w:rsidRDefault="00E1197E" w:rsidP="00E1197E">
            <w:pPr>
              <w:rPr>
                <w:lang w:val="de-DE"/>
              </w:rPr>
            </w:pPr>
            <w:r>
              <w:rPr>
                <w:lang w:val="de-DE"/>
              </w:rPr>
              <w:t>Produktivität</w:t>
            </w:r>
            <w:ins w:id="25" w:author="Heinemann, Friedrich" w:date="2026-05-03T17:17:00Z" w16du:dateUtc="2026-05-03T15:17:00Z">
              <w:r w:rsidR="00F862D3">
                <w:rPr>
                  <w:lang w:val="de-DE"/>
                </w:rPr>
                <w:t xml:space="preserve"> und Bildung</w:t>
              </w:r>
            </w:ins>
            <w:ins w:id="26" w:author="Heinemann, Friedrich" w:date="2026-05-03T17:19:00Z" w16du:dateUtc="2026-05-03T15:19:00Z">
              <w:r w:rsidR="00F862D3">
                <w:rPr>
                  <w:lang w:val="de-DE"/>
                </w:rPr>
                <w:t>sstand der</w:t>
              </w:r>
            </w:ins>
            <w:ins w:id="27" w:author="Heinemann, Friedrich" w:date="2026-05-03T17:20:00Z" w16du:dateUtc="2026-05-03T15:20:00Z">
              <w:r w:rsidR="00F862D3">
                <w:rPr>
                  <w:lang w:val="de-DE"/>
                </w:rPr>
                <w:t xml:space="preserve"> Arbeitskräfte</w:t>
              </w:r>
            </w:ins>
          </w:p>
        </w:tc>
        <w:tc>
          <w:tcPr>
            <w:tcW w:w="2776" w:type="dxa"/>
          </w:tcPr>
          <w:p w14:paraId="0480D0D7" w14:textId="7D45E85E" w:rsidR="00E1197E" w:rsidRDefault="00E1197E" w:rsidP="00E1197E">
            <w:pPr>
              <w:rPr>
                <w:lang w:val="de-DE"/>
              </w:rPr>
            </w:pPr>
            <w:r>
              <w:rPr>
                <w:lang w:val="de-DE"/>
              </w:rPr>
              <w:t>Arbeitsstundenproduktivität, Bildung</w:t>
            </w:r>
          </w:p>
        </w:tc>
        <w:tc>
          <w:tcPr>
            <w:tcW w:w="2822" w:type="dxa"/>
          </w:tcPr>
          <w:p w14:paraId="5CD86E8B" w14:textId="3B051164" w:rsidR="00E1197E" w:rsidRDefault="00E1197E" w:rsidP="00E1197E">
            <w:pPr>
              <w:rPr>
                <w:lang w:val="de-DE"/>
              </w:rPr>
            </w:pPr>
            <w:r>
              <w:rPr>
                <w:lang w:val="de-DE"/>
              </w:rPr>
              <w:t>BIP je gearbeitete Arbeitsstunde, öffentliche und private Bildungsausgaben, Bildungsniveau der erwerbsfähigen Bevölkerung</w:t>
            </w:r>
          </w:p>
        </w:tc>
      </w:tr>
      <w:tr w:rsidR="00E1197E" w14:paraId="54E46BD3" w14:textId="2FB31355" w:rsidTr="002015B2">
        <w:tc>
          <w:tcPr>
            <w:tcW w:w="1333" w:type="dxa"/>
            <w:vMerge w:val="restart"/>
          </w:tcPr>
          <w:p w14:paraId="68B03FA5" w14:textId="125FBD39" w:rsidR="00E1197E" w:rsidRDefault="002937C3" w:rsidP="00E1197E">
            <w:pPr>
              <w:rPr>
                <w:lang w:val="de-DE"/>
              </w:rPr>
            </w:pPr>
            <w:ins w:id="28" w:author="Heinemann, Friedrich" w:date="2026-05-03T17:33:00Z" w16du:dateUtc="2026-05-03T15:33:00Z">
              <w:r>
                <w:rPr>
                  <w:lang w:val="de-DE"/>
                </w:rPr>
                <w:t xml:space="preserve">Finanzierungsbedingungen für Unternehmen und </w:t>
              </w:r>
            </w:ins>
            <w:ins w:id="29" w:author="Heinemann, Friedrich" w:date="2026-05-03T17:41:00Z" w16du:dateUtc="2026-05-03T15:41:00Z">
              <w:r w:rsidR="009E7B75">
                <w:rPr>
                  <w:lang w:val="de-DE"/>
                </w:rPr>
                <w:t>Zustand</w:t>
              </w:r>
            </w:ins>
            <w:ins w:id="30" w:author="Heinemann, Friedrich" w:date="2026-05-03T17:33:00Z" w16du:dateUtc="2026-05-03T15:33:00Z">
              <w:r>
                <w:rPr>
                  <w:lang w:val="de-DE"/>
                </w:rPr>
                <w:t xml:space="preserve"> der öffentlichen Finanzen</w:t>
              </w:r>
            </w:ins>
            <w:del w:id="31" w:author="Heinemann, Friedrich" w:date="2026-05-03T17:33:00Z" w16du:dateUtc="2026-05-03T15:33:00Z">
              <w:r w:rsidR="00E1197E" w:rsidDel="002937C3">
                <w:rPr>
                  <w:lang w:val="de-DE"/>
                </w:rPr>
                <w:delText>Finanzierung</w:delText>
              </w:r>
            </w:del>
          </w:p>
        </w:tc>
        <w:tc>
          <w:tcPr>
            <w:tcW w:w="2085" w:type="dxa"/>
          </w:tcPr>
          <w:p w14:paraId="4C8696ED" w14:textId="77CA16DF" w:rsidR="00E1197E" w:rsidRDefault="002937C3" w:rsidP="00E1197E">
            <w:pPr>
              <w:rPr>
                <w:lang w:val="de-DE"/>
              </w:rPr>
            </w:pPr>
            <w:ins w:id="32" w:author="Heinemann, Friedrich" w:date="2026-05-03T17:35:00Z" w16du:dateUtc="2026-05-03T15:35:00Z">
              <w:r>
                <w:rPr>
                  <w:lang w:val="de-DE"/>
                </w:rPr>
                <w:t xml:space="preserve">Verfügbarkeit von </w:t>
              </w:r>
            </w:ins>
            <w:ins w:id="33" w:author="Heinemann, Friedrich" w:date="2026-05-03T17:36:00Z" w16du:dateUtc="2026-05-03T15:36:00Z">
              <w:r>
                <w:rPr>
                  <w:lang w:val="de-DE"/>
                </w:rPr>
                <w:t>Unternehmenskrediten, Durchsetzbarkeit von Kreditforderungen</w:t>
              </w:r>
            </w:ins>
            <w:del w:id="34" w:author="Heinemann, Friedrich" w:date="2026-05-03T17:35:00Z" w16du:dateUtc="2026-05-03T15:35:00Z">
              <w:r w:rsidR="00E1197E" w:rsidDel="002937C3">
                <w:rPr>
                  <w:lang w:val="de-DE"/>
                </w:rPr>
                <w:delText>Kredit</w:delText>
              </w:r>
            </w:del>
          </w:p>
        </w:tc>
        <w:tc>
          <w:tcPr>
            <w:tcW w:w="2776" w:type="dxa"/>
          </w:tcPr>
          <w:p w14:paraId="6258D0D8" w14:textId="3BA127EE" w:rsidR="00E1197E" w:rsidRDefault="00E1197E" w:rsidP="00E1197E">
            <w:pPr>
              <w:rPr>
                <w:lang w:val="de-DE"/>
              </w:rPr>
            </w:pPr>
            <w:r>
              <w:rPr>
                <w:lang w:val="de-DE"/>
              </w:rPr>
              <w:t>Kreditmarkt, Gläubigerschutz, Kreditinfomation</w:t>
            </w:r>
          </w:p>
        </w:tc>
        <w:tc>
          <w:tcPr>
            <w:tcW w:w="2822" w:type="dxa"/>
          </w:tcPr>
          <w:p w14:paraId="03F95F4D" w14:textId="212D2CE8" w:rsidR="00E1197E" w:rsidRDefault="00E1197E" w:rsidP="00E1197E">
            <w:pPr>
              <w:rPr>
                <w:lang w:val="de-DE"/>
              </w:rPr>
            </w:pPr>
            <w:r>
              <w:rPr>
                <w:lang w:val="de-DE"/>
              </w:rPr>
              <w:t xml:space="preserve">Kreditvergabe, Marktkapitalisierung, Risikoanfälligkeit, Zugangsmöglichkeiten, Rechtliche Stellung von Gläubigern und Schuldnern, Umfang und </w:t>
            </w:r>
            <w:r>
              <w:rPr>
                <w:lang w:val="de-DE"/>
              </w:rPr>
              <w:lastRenderedPageBreak/>
              <w:t>Qualität von Informationen</w:t>
            </w:r>
          </w:p>
        </w:tc>
      </w:tr>
      <w:tr w:rsidR="00E1197E" w14:paraId="067EBD20" w14:textId="77777777" w:rsidTr="002015B2">
        <w:tc>
          <w:tcPr>
            <w:tcW w:w="1333" w:type="dxa"/>
            <w:vMerge/>
          </w:tcPr>
          <w:p w14:paraId="76B89A62" w14:textId="77777777" w:rsidR="00E1197E" w:rsidRDefault="00E1197E" w:rsidP="00E1197E">
            <w:pPr>
              <w:rPr>
                <w:lang w:val="de-DE"/>
              </w:rPr>
            </w:pPr>
          </w:p>
        </w:tc>
        <w:tc>
          <w:tcPr>
            <w:tcW w:w="2085" w:type="dxa"/>
          </w:tcPr>
          <w:p w14:paraId="23079F09" w14:textId="766BCFB9" w:rsidR="00E1197E" w:rsidRDefault="00E1197E" w:rsidP="00E1197E">
            <w:pPr>
              <w:rPr>
                <w:lang w:val="de-DE"/>
              </w:rPr>
            </w:pPr>
            <w:del w:id="35" w:author="Heinemann, Friedrich" w:date="2026-05-03T17:37:00Z" w16du:dateUtc="2026-05-03T15:37:00Z">
              <w:r w:rsidDel="009E7B75">
                <w:rPr>
                  <w:lang w:val="de-DE"/>
                </w:rPr>
                <w:delText>Verschuldung</w:delText>
              </w:r>
            </w:del>
            <w:ins w:id="36" w:author="Heinemann, Friedrich" w:date="2026-05-03T17:37:00Z" w16du:dateUtc="2026-05-03T15:37:00Z">
              <w:r w:rsidR="009E7B75">
                <w:rPr>
                  <w:lang w:val="de-DE"/>
                </w:rPr>
                <w:t xml:space="preserve">Zustand der öffentlichen Finanzen und </w:t>
              </w:r>
            </w:ins>
            <w:ins w:id="37" w:author="Heinemann, Friedrich" w:date="2026-05-03T17:48:00Z" w16du:dateUtc="2026-05-03T15:48:00Z">
              <w:r w:rsidR="007D719D">
                <w:rPr>
                  <w:lang w:val="de-DE"/>
                </w:rPr>
                <w:t>private Verschuldungssituation</w:t>
              </w:r>
            </w:ins>
          </w:p>
        </w:tc>
        <w:tc>
          <w:tcPr>
            <w:tcW w:w="2776" w:type="dxa"/>
          </w:tcPr>
          <w:p w14:paraId="766CD24A" w14:textId="7CCC6EFD" w:rsidR="00E1197E" w:rsidRDefault="00E1197E" w:rsidP="00E1197E">
            <w:pPr>
              <w:rPr>
                <w:lang w:val="de-DE"/>
              </w:rPr>
            </w:pPr>
            <w:r>
              <w:rPr>
                <w:lang w:val="de-DE"/>
              </w:rPr>
              <w:t xml:space="preserve">Verschuldung, Sovereign Ratings </w:t>
            </w:r>
          </w:p>
        </w:tc>
        <w:tc>
          <w:tcPr>
            <w:tcW w:w="2822" w:type="dxa"/>
          </w:tcPr>
          <w:p w14:paraId="47CC5FA9" w14:textId="18941C43" w:rsidR="00E1197E" w:rsidRDefault="00E1197E" w:rsidP="00E1197E">
            <w:pPr>
              <w:rPr>
                <w:lang w:val="de-DE"/>
              </w:rPr>
            </w:pPr>
            <w:r>
              <w:rPr>
                <w:lang w:val="de-DE"/>
              </w:rPr>
              <w:t xml:space="preserve">Verschuldung öffentlicher und privater Haushalte, langfristiges Fremdwährungsrating </w:t>
            </w:r>
          </w:p>
        </w:tc>
      </w:tr>
      <w:tr w:rsidR="00E1197E" w14:paraId="6DB70E5F" w14:textId="10C9C206" w:rsidTr="002015B2">
        <w:tc>
          <w:tcPr>
            <w:tcW w:w="1333" w:type="dxa"/>
            <w:vMerge w:val="restart"/>
          </w:tcPr>
          <w:p w14:paraId="5A094F79" w14:textId="0D3FF6FD" w:rsidR="00E1197E" w:rsidRDefault="00E1197E" w:rsidP="00E1197E">
            <w:pPr>
              <w:rPr>
                <w:lang w:val="de-DE"/>
              </w:rPr>
            </w:pPr>
            <w:del w:id="38" w:author="Heinemann, Friedrich" w:date="2026-05-03T17:21:00Z" w16du:dateUtc="2026-05-03T15:21:00Z">
              <w:r w:rsidDel="00EB257B">
                <w:rPr>
                  <w:lang w:val="de-DE"/>
                </w:rPr>
                <w:delText>Regulierung</w:delText>
              </w:r>
            </w:del>
            <w:ins w:id="39" w:author="Heinemann, Friedrich" w:date="2026-05-03T17:24:00Z" w16du:dateUtc="2026-05-03T15:24:00Z">
              <w:r w:rsidR="00EB257B">
                <w:rPr>
                  <w:lang w:val="de-DE"/>
                </w:rPr>
                <w:t>Bürokratie und Regulierung</w:t>
              </w:r>
            </w:ins>
          </w:p>
        </w:tc>
        <w:tc>
          <w:tcPr>
            <w:tcW w:w="2085" w:type="dxa"/>
          </w:tcPr>
          <w:p w14:paraId="323ABC49" w14:textId="54E68C5C" w:rsidR="00E1197E" w:rsidRDefault="008245E6" w:rsidP="00E1197E">
            <w:pPr>
              <w:rPr>
                <w:lang w:val="de-DE"/>
              </w:rPr>
            </w:pPr>
            <w:del w:id="40" w:author="Heinemann, Friedrich" w:date="2026-05-03T17:24:00Z" w16du:dateUtc="2026-05-03T15:24:00Z">
              <w:r w:rsidDel="00EB257B">
                <w:rPr>
                  <w:lang w:val="de-DE"/>
                </w:rPr>
                <w:delText>Institutionelle Rahmenbedingungen</w:delText>
              </w:r>
            </w:del>
            <w:ins w:id="41" w:author="Heinemann, Friedrich" w:date="2026-05-03T17:24:00Z" w16du:dateUtc="2026-05-03T15:24:00Z">
              <w:r w:rsidR="00EB257B">
                <w:rPr>
                  <w:lang w:val="de-DE"/>
                </w:rPr>
                <w:t xml:space="preserve">Vorschriften in den Bereichen </w:t>
              </w:r>
            </w:ins>
            <w:ins w:id="42" w:author="Heinemann, Friedrich" w:date="2026-05-03T17:26:00Z" w16du:dateUtc="2026-05-03T15:26:00Z">
              <w:r w:rsidR="002937C3">
                <w:rPr>
                  <w:lang w:val="de-DE"/>
                </w:rPr>
                <w:t>Arbeitsverträge und Außenhandel</w:t>
              </w:r>
            </w:ins>
            <w:ins w:id="43" w:author="Heinemann, Friedrich" w:date="2026-05-03T17:27:00Z" w16du:dateUtc="2026-05-03T15:27:00Z">
              <w:r w:rsidR="002937C3">
                <w:rPr>
                  <w:lang w:val="de-DE"/>
                </w:rPr>
                <w:t xml:space="preserve"> (z.B. Kündigungsschutz; </w:t>
              </w:r>
            </w:ins>
            <w:ins w:id="44" w:author="Heinemann, Friedrich" w:date="2026-05-03T17:29:00Z" w16du:dateUtc="2026-05-03T15:29:00Z">
              <w:r w:rsidR="002937C3">
                <w:rPr>
                  <w:lang w:val="de-DE"/>
                </w:rPr>
                <w:t xml:space="preserve">Tarifverträge; </w:t>
              </w:r>
            </w:ins>
            <w:ins w:id="45" w:author="Heinemann, Friedrich" w:date="2026-05-03T17:27:00Z" w16du:dateUtc="2026-05-03T15:27:00Z">
              <w:r w:rsidR="002937C3">
                <w:rPr>
                  <w:lang w:val="de-DE"/>
                </w:rPr>
                <w:t>Zollvorschriften)</w:t>
              </w:r>
            </w:ins>
          </w:p>
        </w:tc>
        <w:tc>
          <w:tcPr>
            <w:tcW w:w="2776" w:type="dxa"/>
          </w:tcPr>
          <w:p w14:paraId="12560281" w14:textId="6D523290" w:rsidR="00E1197E" w:rsidRDefault="00E1197E" w:rsidP="00E1197E">
            <w:pPr>
              <w:rPr>
                <w:lang w:val="de-DE"/>
              </w:rPr>
            </w:pPr>
            <w:r>
              <w:rPr>
                <w:lang w:val="de-DE"/>
              </w:rPr>
              <w:t xml:space="preserve">Arbeitsmarkt, Tarifrecht, </w:t>
            </w:r>
            <w:del w:id="46" w:author="Heinemann, Friedrich" w:date="2026-05-03T17:23:00Z" w16du:dateUtc="2026-05-03T15:23:00Z">
              <w:r w:rsidDel="00EB257B">
                <w:rPr>
                  <w:lang w:val="de-DE"/>
                </w:rPr>
                <w:delText xml:space="preserve">betriebliche Mitbestimmung, </w:delText>
              </w:r>
            </w:del>
            <w:r>
              <w:rPr>
                <w:lang w:val="de-DE"/>
              </w:rPr>
              <w:t>Außenhandel</w:t>
            </w:r>
          </w:p>
        </w:tc>
        <w:tc>
          <w:tcPr>
            <w:tcW w:w="2822" w:type="dxa"/>
          </w:tcPr>
          <w:p w14:paraId="27252ABC" w14:textId="4E6A44EF" w:rsidR="00E1197E" w:rsidRDefault="00E1197E" w:rsidP="00E1197E">
            <w:pPr>
              <w:rPr>
                <w:lang w:val="de-DE"/>
              </w:rPr>
            </w:pPr>
            <w:r>
              <w:rPr>
                <w:lang w:val="de-DE"/>
              </w:rPr>
              <w:t xml:space="preserve">Arbeitsnehmerrechte, Arbeitsnehmeransprüche, ökonomische Freiheit oder Hemmnisse im internationalen Handel </w:t>
            </w:r>
          </w:p>
        </w:tc>
      </w:tr>
      <w:tr w:rsidR="00E1197E" w14:paraId="1402A43C" w14:textId="77777777" w:rsidTr="002015B2">
        <w:tc>
          <w:tcPr>
            <w:tcW w:w="1333" w:type="dxa"/>
            <w:vMerge/>
          </w:tcPr>
          <w:p w14:paraId="26577068" w14:textId="77777777" w:rsidR="00E1197E" w:rsidRDefault="00E1197E" w:rsidP="00E1197E">
            <w:pPr>
              <w:rPr>
                <w:lang w:val="de-DE"/>
              </w:rPr>
            </w:pPr>
          </w:p>
        </w:tc>
        <w:tc>
          <w:tcPr>
            <w:tcW w:w="2085" w:type="dxa"/>
          </w:tcPr>
          <w:p w14:paraId="037FFD15" w14:textId="50960BE5" w:rsidR="00E1197E" w:rsidRDefault="002937C3" w:rsidP="00E1197E">
            <w:pPr>
              <w:rPr>
                <w:lang w:val="de-DE"/>
              </w:rPr>
            </w:pPr>
            <w:ins w:id="47" w:author="Heinemann, Friedrich" w:date="2026-05-03T17:31:00Z" w16du:dateUtc="2026-05-03T15:31:00Z">
              <w:r>
                <w:rPr>
                  <w:lang w:val="de-DE"/>
                </w:rPr>
                <w:t xml:space="preserve">Allgemeinen laufende Berichtspflichten und </w:t>
              </w:r>
            </w:ins>
            <w:r w:rsidR="00E1197E">
              <w:rPr>
                <w:lang w:val="de-DE"/>
              </w:rPr>
              <w:t>Vorschriften</w:t>
            </w:r>
            <w:ins w:id="48" w:author="Heinemann, Friedrich" w:date="2026-05-03T17:29:00Z" w16du:dateUtc="2026-05-03T15:29:00Z">
              <w:r>
                <w:rPr>
                  <w:lang w:val="de-DE"/>
                </w:rPr>
                <w:t xml:space="preserve"> bei Unternehmensgründung </w:t>
              </w:r>
            </w:ins>
          </w:p>
        </w:tc>
        <w:tc>
          <w:tcPr>
            <w:tcW w:w="2776" w:type="dxa"/>
          </w:tcPr>
          <w:p w14:paraId="601CC40D" w14:textId="16DC1CE3" w:rsidR="00E1197E" w:rsidRDefault="00E1197E" w:rsidP="00E1197E">
            <w:pPr>
              <w:rPr>
                <w:lang w:val="de-DE"/>
              </w:rPr>
            </w:pPr>
            <w:r>
              <w:rPr>
                <w:lang w:val="de-DE"/>
              </w:rPr>
              <w:t>Laufender Betrieb, Unternehmensgründung</w:t>
            </w:r>
          </w:p>
        </w:tc>
        <w:tc>
          <w:tcPr>
            <w:tcW w:w="2822" w:type="dxa"/>
          </w:tcPr>
          <w:p w14:paraId="4A9A141E" w14:textId="6F11C605" w:rsidR="00E1197E" w:rsidRDefault="00E1197E" w:rsidP="00E1197E">
            <w:pPr>
              <w:rPr>
                <w:lang w:val="de-DE"/>
              </w:rPr>
            </w:pPr>
            <w:r>
              <w:rPr>
                <w:lang w:val="de-DE"/>
              </w:rPr>
              <w:t xml:space="preserve">Aufwand die </w:t>
            </w:r>
            <w:r>
              <w:rPr>
                <w:rStyle w:val="dig-1hicw9p15-4-1"/>
              </w:rPr>
              <w:t xml:space="preserve">regierungsseitigen Vor-schriften und behördlichen Anforderungen im laufenden Betrieb zu erfüllen, </w:t>
            </w:r>
            <w:r>
              <w:rPr>
                <w:lang w:val="de-DE"/>
              </w:rPr>
              <w:t xml:space="preserve">Aufwand an </w:t>
            </w:r>
            <w:r>
              <w:rPr>
                <w:rStyle w:val="dig-1hicw9p15-4-1"/>
              </w:rPr>
              <w:t>Formalitäten, Zeit und Kosten bei Unternehmensgründung</w:t>
            </w:r>
          </w:p>
        </w:tc>
      </w:tr>
      <w:tr w:rsidR="00E1197E" w14:paraId="16D4B6DE" w14:textId="77777777" w:rsidTr="002015B2">
        <w:tc>
          <w:tcPr>
            <w:tcW w:w="1333" w:type="dxa"/>
            <w:vMerge/>
          </w:tcPr>
          <w:p w14:paraId="7705CDCA" w14:textId="77777777" w:rsidR="00E1197E" w:rsidRDefault="00E1197E" w:rsidP="00E1197E">
            <w:pPr>
              <w:rPr>
                <w:lang w:val="de-DE"/>
              </w:rPr>
            </w:pPr>
          </w:p>
        </w:tc>
        <w:tc>
          <w:tcPr>
            <w:tcW w:w="2085" w:type="dxa"/>
          </w:tcPr>
          <w:p w14:paraId="34B4AA0E" w14:textId="66E63CF2" w:rsidR="00E1197E" w:rsidRDefault="00E1197E" w:rsidP="00E1197E">
            <w:pPr>
              <w:rPr>
                <w:lang w:val="de-DE"/>
              </w:rPr>
            </w:pPr>
            <w:r>
              <w:rPr>
                <w:lang w:val="de-DE"/>
              </w:rPr>
              <w:t>Betriebliche Mitbestimmung</w:t>
            </w:r>
          </w:p>
        </w:tc>
        <w:tc>
          <w:tcPr>
            <w:tcW w:w="2776" w:type="dxa"/>
          </w:tcPr>
          <w:p w14:paraId="11ECB5AD" w14:textId="77777777" w:rsidR="00E1197E" w:rsidRDefault="00E1197E" w:rsidP="00E1197E">
            <w:pPr>
              <w:rPr>
                <w:lang w:val="de-DE"/>
              </w:rPr>
            </w:pPr>
          </w:p>
        </w:tc>
        <w:tc>
          <w:tcPr>
            <w:tcW w:w="2822" w:type="dxa"/>
          </w:tcPr>
          <w:p w14:paraId="4102787A" w14:textId="43666764" w:rsidR="00E1197E" w:rsidRDefault="00E1197E" w:rsidP="00E1197E">
            <w:pPr>
              <w:rPr>
                <w:lang w:val="de-DE"/>
              </w:rPr>
            </w:pPr>
            <w:r>
              <w:rPr>
                <w:lang w:val="de-DE"/>
              </w:rPr>
              <w:t>Aufwand und Kosten für Bereitstellung von Ressourcen sowie Berücksichtigung von Arbeitnehmerentscheidungen</w:t>
            </w:r>
          </w:p>
        </w:tc>
      </w:tr>
      <w:tr w:rsidR="002015B2" w14:paraId="358FC193" w14:textId="57E53DDF" w:rsidTr="002015B2">
        <w:tc>
          <w:tcPr>
            <w:tcW w:w="1333" w:type="dxa"/>
            <w:vMerge w:val="restart"/>
          </w:tcPr>
          <w:p w14:paraId="22AF4634" w14:textId="6E1CD40D" w:rsidR="00E1197E" w:rsidRDefault="009E7B75" w:rsidP="00E1197E">
            <w:pPr>
              <w:rPr>
                <w:lang w:val="de-DE"/>
              </w:rPr>
            </w:pPr>
            <w:ins w:id="49" w:author="Heinemann, Friedrich" w:date="2026-05-03T17:38:00Z" w16du:dateUtc="2026-05-03T15:38:00Z">
              <w:r>
                <w:rPr>
                  <w:lang w:val="de-DE"/>
                </w:rPr>
                <w:t xml:space="preserve">Qualität von </w:t>
              </w:r>
            </w:ins>
            <w:r w:rsidR="00E1197E">
              <w:rPr>
                <w:lang w:val="de-DE"/>
              </w:rPr>
              <w:t xml:space="preserve">Infrastruktur und </w:t>
            </w:r>
            <w:ins w:id="50" w:author="Heinemann, Friedrich" w:date="2026-05-03T17:43:00Z" w16du:dateUtc="2026-05-03T15:43:00Z">
              <w:r>
                <w:rPr>
                  <w:lang w:val="de-DE"/>
                </w:rPr>
                <w:t xml:space="preserve">politischen </w:t>
              </w:r>
            </w:ins>
            <w:r w:rsidR="00E1197E">
              <w:rPr>
                <w:lang w:val="de-DE"/>
              </w:rPr>
              <w:t>Institutionen</w:t>
            </w:r>
          </w:p>
        </w:tc>
        <w:tc>
          <w:tcPr>
            <w:tcW w:w="2085" w:type="dxa"/>
          </w:tcPr>
          <w:p w14:paraId="3924FDC0" w14:textId="15EAD718" w:rsidR="00E1197E" w:rsidRDefault="00E1197E" w:rsidP="00E1197E">
            <w:pPr>
              <w:rPr>
                <w:lang w:val="de-DE"/>
              </w:rPr>
            </w:pPr>
            <w:r>
              <w:rPr>
                <w:lang w:val="de-DE"/>
              </w:rPr>
              <w:t>Transport</w:t>
            </w:r>
            <w:ins w:id="51" w:author="Heinemann, Friedrich" w:date="2026-05-03T17:42:00Z" w16du:dateUtc="2026-05-03T15:42:00Z">
              <w:r w:rsidR="009E7B75">
                <w:rPr>
                  <w:lang w:val="de-DE"/>
                </w:rPr>
                <w:t>infrastruktur (Straße, Schiene, Luft)  und digitale Infra</w:t>
              </w:r>
            </w:ins>
            <w:ins w:id="52" w:author="Heinemann, Friedrich" w:date="2026-05-03T17:43:00Z" w16du:dateUtc="2026-05-03T15:43:00Z">
              <w:r w:rsidR="009E7B75">
                <w:rPr>
                  <w:lang w:val="de-DE"/>
                </w:rPr>
                <w:t>struktur</w:t>
              </w:r>
            </w:ins>
          </w:p>
        </w:tc>
        <w:tc>
          <w:tcPr>
            <w:tcW w:w="2776" w:type="dxa"/>
          </w:tcPr>
          <w:p w14:paraId="5B2785D1" w14:textId="05AF06A0" w:rsidR="00E1197E" w:rsidRDefault="00E1197E" w:rsidP="00E1197E">
            <w:pPr>
              <w:rPr>
                <w:lang w:val="de-DE"/>
              </w:rPr>
            </w:pPr>
            <w:r>
              <w:rPr>
                <w:lang w:val="de-DE"/>
              </w:rPr>
              <w:t>Transportinfrastruktur, Informations- und Kommunikationsinfrastruktur</w:t>
            </w:r>
          </w:p>
        </w:tc>
        <w:tc>
          <w:tcPr>
            <w:tcW w:w="2822" w:type="dxa"/>
          </w:tcPr>
          <w:p w14:paraId="127A7F4D" w14:textId="3062C2CA" w:rsidR="00E1197E" w:rsidRDefault="00E1197E" w:rsidP="00E1197E">
            <w:pPr>
              <w:rPr>
                <w:lang w:val="de-DE"/>
              </w:rPr>
            </w:pPr>
            <w:r>
              <w:rPr>
                <w:lang w:val="de-DE"/>
              </w:rPr>
              <w:t>Straßen-, Schienen-, Flugverkehr</w:t>
            </w:r>
          </w:p>
          <w:p w14:paraId="037A4444" w14:textId="3AD1BB62" w:rsidR="00E1197E" w:rsidRDefault="00E1197E" w:rsidP="00E1197E">
            <w:pPr>
              <w:rPr>
                <w:lang w:val="de-DE"/>
              </w:rPr>
            </w:pPr>
            <w:r>
              <w:rPr>
                <w:lang w:val="de-DE"/>
              </w:rPr>
              <w:t>Cybersicherheit, Leistungsfähigkeit Breitbandnetze und Mobilfunknetze</w:t>
            </w:r>
          </w:p>
          <w:p w14:paraId="10836A1C" w14:textId="4629D952" w:rsidR="00E1197E" w:rsidRDefault="00E1197E" w:rsidP="00E1197E">
            <w:pPr>
              <w:rPr>
                <w:lang w:val="de-DE"/>
              </w:rPr>
            </w:pPr>
          </w:p>
        </w:tc>
      </w:tr>
      <w:tr w:rsidR="002015B2" w14:paraId="1C391100" w14:textId="77777777" w:rsidTr="002015B2">
        <w:tc>
          <w:tcPr>
            <w:tcW w:w="1333" w:type="dxa"/>
            <w:vMerge/>
          </w:tcPr>
          <w:p w14:paraId="63B9E911" w14:textId="77777777" w:rsidR="00E1197E" w:rsidRDefault="00E1197E" w:rsidP="00E1197E">
            <w:pPr>
              <w:rPr>
                <w:lang w:val="de-DE"/>
              </w:rPr>
            </w:pPr>
          </w:p>
        </w:tc>
        <w:tc>
          <w:tcPr>
            <w:tcW w:w="2085" w:type="dxa"/>
          </w:tcPr>
          <w:p w14:paraId="6E2F1D42" w14:textId="6D8400F8" w:rsidR="00E1197E" w:rsidRDefault="009E7B75" w:rsidP="00E1197E">
            <w:pPr>
              <w:rPr>
                <w:lang w:val="de-DE"/>
              </w:rPr>
            </w:pPr>
            <w:ins w:id="53" w:author="Heinemann, Friedrich" w:date="2026-05-03T17:43:00Z" w16du:dateUtc="2026-05-03T15:43:00Z">
              <w:r>
                <w:rPr>
                  <w:lang w:val="de-DE"/>
                </w:rPr>
                <w:t xml:space="preserve">Politische </w:t>
              </w:r>
            </w:ins>
            <w:r w:rsidR="00E1197E">
              <w:rPr>
                <w:lang w:val="de-DE"/>
              </w:rPr>
              <w:t>Institutionen</w:t>
            </w:r>
          </w:p>
        </w:tc>
        <w:tc>
          <w:tcPr>
            <w:tcW w:w="2776" w:type="dxa"/>
          </w:tcPr>
          <w:p w14:paraId="20825AAC" w14:textId="10151E7D" w:rsidR="00E1197E" w:rsidRDefault="00E1197E" w:rsidP="00E1197E">
            <w:pPr>
              <w:rPr>
                <w:lang w:val="de-DE"/>
              </w:rPr>
            </w:pPr>
            <w:r>
              <w:rPr>
                <w:lang w:val="de-DE"/>
              </w:rPr>
              <w:t>Vertrauen in Rechtlich-</w:t>
            </w:r>
            <w:r>
              <w:rPr>
                <w:lang w:val="de-DE"/>
              </w:rPr>
              <w:lastRenderedPageBreak/>
              <w:t>institutionelles Umfeld</w:t>
            </w:r>
          </w:p>
        </w:tc>
        <w:tc>
          <w:tcPr>
            <w:tcW w:w="2822" w:type="dxa"/>
          </w:tcPr>
          <w:p w14:paraId="43DD4F54" w14:textId="7CE0FD2E" w:rsidR="00E1197E" w:rsidRDefault="00E1197E" w:rsidP="00E1197E">
            <w:pPr>
              <w:rPr>
                <w:lang w:val="de-DE"/>
              </w:rPr>
            </w:pPr>
            <w:r>
              <w:rPr>
                <w:lang w:val="de-DE"/>
              </w:rPr>
              <w:lastRenderedPageBreak/>
              <w:t xml:space="preserve">Rechtssicherheit, Kriminalität und </w:t>
            </w:r>
            <w:r>
              <w:rPr>
                <w:lang w:val="de-DE"/>
              </w:rPr>
              <w:lastRenderedPageBreak/>
              <w:t>politische Stabilität, Korruptionskontrolle</w:t>
            </w:r>
          </w:p>
        </w:tc>
      </w:tr>
      <w:tr w:rsidR="002015B2" w14:paraId="2BAA6888" w14:textId="77777777" w:rsidTr="002015B2">
        <w:tc>
          <w:tcPr>
            <w:tcW w:w="1333" w:type="dxa"/>
            <w:vMerge w:val="restart"/>
          </w:tcPr>
          <w:p w14:paraId="0CDB84EC" w14:textId="71317DB1" w:rsidR="00E1197E" w:rsidRDefault="00E1197E" w:rsidP="00E1197E">
            <w:pPr>
              <w:rPr>
                <w:lang w:val="de-DE"/>
              </w:rPr>
            </w:pPr>
            <w:r>
              <w:rPr>
                <w:lang w:val="de-DE"/>
              </w:rPr>
              <w:lastRenderedPageBreak/>
              <w:t>Energie</w:t>
            </w:r>
            <w:r w:rsidR="007D719D">
              <w:rPr>
                <w:lang w:val="de-DE"/>
              </w:rPr>
              <w:t>system und Energiepolitik</w:t>
            </w:r>
          </w:p>
        </w:tc>
        <w:tc>
          <w:tcPr>
            <w:tcW w:w="2085" w:type="dxa"/>
          </w:tcPr>
          <w:p w14:paraId="5C871219" w14:textId="4BA27BAC" w:rsidR="00E1197E" w:rsidRDefault="00E1197E" w:rsidP="00E1197E">
            <w:pPr>
              <w:rPr>
                <w:lang w:val="de-DE"/>
              </w:rPr>
            </w:pPr>
            <w:r>
              <w:rPr>
                <w:lang w:val="de-DE"/>
              </w:rPr>
              <w:t>Energiepreis</w:t>
            </w:r>
          </w:p>
        </w:tc>
        <w:tc>
          <w:tcPr>
            <w:tcW w:w="2776" w:type="dxa"/>
          </w:tcPr>
          <w:p w14:paraId="44CE240C" w14:textId="284D1979" w:rsidR="00E1197E" w:rsidRDefault="00E1197E" w:rsidP="00E1197E">
            <w:pPr>
              <w:rPr>
                <w:lang w:val="de-DE"/>
              </w:rPr>
            </w:pPr>
            <w:r>
              <w:rPr>
                <w:lang w:val="de-DE"/>
              </w:rPr>
              <w:t>Strom-, Gas- und Kraftstoffpreise</w:t>
            </w:r>
          </w:p>
        </w:tc>
        <w:tc>
          <w:tcPr>
            <w:tcW w:w="2822" w:type="dxa"/>
          </w:tcPr>
          <w:p w14:paraId="3349A778" w14:textId="71F45FF1" w:rsidR="00E1197E" w:rsidRDefault="00E1197E" w:rsidP="00E1197E">
            <w:pPr>
              <w:rPr>
                <w:lang w:val="de-DE"/>
              </w:rPr>
            </w:pPr>
          </w:p>
        </w:tc>
      </w:tr>
      <w:tr w:rsidR="002015B2" w14:paraId="1834A66E" w14:textId="77777777" w:rsidTr="002015B2">
        <w:tc>
          <w:tcPr>
            <w:tcW w:w="1333" w:type="dxa"/>
            <w:vMerge/>
          </w:tcPr>
          <w:p w14:paraId="02C9F89A" w14:textId="77777777" w:rsidR="00E1197E" w:rsidRDefault="00E1197E" w:rsidP="00E1197E">
            <w:pPr>
              <w:rPr>
                <w:lang w:val="de-DE"/>
              </w:rPr>
            </w:pPr>
          </w:p>
        </w:tc>
        <w:tc>
          <w:tcPr>
            <w:tcW w:w="2085" w:type="dxa"/>
          </w:tcPr>
          <w:p w14:paraId="1952CFB0" w14:textId="2A950620" w:rsidR="00E1197E" w:rsidRDefault="00E1197E" w:rsidP="00E1197E">
            <w:pPr>
              <w:rPr>
                <w:lang w:val="de-DE"/>
              </w:rPr>
            </w:pPr>
            <w:r>
              <w:rPr>
                <w:lang w:val="de-DE"/>
              </w:rPr>
              <w:t>Energiesicherheit</w:t>
            </w:r>
          </w:p>
        </w:tc>
        <w:tc>
          <w:tcPr>
            <w:tcW w:w="2776" w:type="dxa"/>
          </w:tcPr>
          <w:p w14:paraId="18F65F12" w14:textId="1D698C7F" w:rsidR="00E1197E" w:rsidRDefault="00E1197E" w:rsidP="00E1197E">
            <w:pPr>
              <w:rPr>
                <w:lang w:val="de-DE"/>
              </w:rPr>
            </w:pPr>
            <w:r>
              <w:rPr>
                <w:lang w:val="de-DE"/>
              </w:rPr>
              <w:t>Stromversorgungssicherheit, Energieimportrisiko</w:t>
            </w:r>
          </w:p>
        </w:tc>
        <w:tc>
          <w:tcPr>
            <w:tcW w:w="2822" w:type="dxa"/>
          </w:tcPr>
          <w:p w14:paraId="284B5E4C" w14:textId="77777777" w:rsidR="00E1197E" w:rsidRDefault="00E1197E" w:rsidP="00E1197E">
            <w:pPr>
              <w:rPr>
                <w:lang w:val="de-DE"/>
              </w:rPr>
            </w:pPr>
            <w:r>
              <w:rPr>
                <w:lang w:val="de-DE"/>
              </w:rPr>
              <w:t>Zuverlässigkeit der Stromversorgung, Anzahl und Dauer der Stromunterbrechungen</w:t>
            </w:r>
          </w:p>
          <w:p w14:paraId="3EA9EEA3" w14:textId="6FC0F970" w:rsidR="00E1197E" w:rsidRDefault="00E1197E" w:rsidP="00E1197E">
            <w:pPr>
              <w:rPr>
                <w:lang w:val="de-DE"/>
              </w:rPr>
            </w:pPr>
            <w:r>
              <w:rPr>
                <w:lang w:val="de-DE"/>
              </w:rPr>
              <w:t xml:space="preserve">Risikobewertung der Energieimportländer, Zusammensetzung der Energieimportländer am Gesamtimport </w:t>
            </w:r>
          </w:p>
        </w:tc>
      </w:tr>
      <w:tr w:rsidR="002015B2" w14:paraId="504493EF" w14:textId="77777777" w:rsidTr="002015B2">
        <w:tc>
          <w:tcPr>
            <w:tcW w:w="1333" w:type="dxa"/>
            <w:vMerge/>
          </w:tcPr>
          <w:p w14:paraId="2ED72A74" w14:textId="77777777" w:rsidR="00E1197E" w:rsidRDefault="00E1197E" w:rsidP="00E1197E">
            <w:pPr>
              <w:rPr>
                <w:lang w:val="de-DE"/>
              </w:rPr>
            </w:pPr>
          </w:p>
        </w:tc>
        <w:tc>
          <w:tcPr>
            <w:tcW w:w="2085" w:type="dxa"/>
          </w:tcPr>
          <w:p w14:paraId="0F845E5D" w14:textId="7F05DDEF" w:rsidR="00E1197E" w:rsidRDefault="00E1197E" w:rsidP="00E1197E">
            <w:pPr>
              <w:rPr>
                <w:lang w:val="de-DE"/>
              </w:rPr>
            </w:pPr>
            <w:r>
              <w:rPr>
                <w:lang w:val="de-DE"/>
              </w:rPr>
              <w:t>Klimapolitische Ambitionen</w:t>
            </w:r>
          </w:p>
        </w:tc>
        <w:tc>
          <w:tcPr>
            <w:tcW w:w="2776" w:type="dxa"/>
          </w:tcPr>
          <w:p w14:paraId="6424CE6E" w14:textId="2D311081" w:rsidR="00E1197E" w:rsidRDefault="00E1197E" w:rsidP="00E1197E">
            <w:pPr>
              <w:rPr>
                <w:lang w:val="de-DE"/>
              </w:rPr>
            </w:pPr>
            <w:r>
              <w:rPr>
                <w:lang w:val="de-DE"/>
              </w:rPr>
              <w:t>Zielerreichungsgrad bei der Reduktion der Treibhausgasemissionen</w:t>
            </w:r>
          </w:p>
        </w:tc>
        <w:tc>
          <w:tcPr>
            <w:tcW w:w="2822" w:type="dxa"/>
          </w:tcPr>
          <w:p w14:paraId="73103816" w14:textId="319DC0D9" w:rsidR="00E1197E" w:rsidRDefault="00E1197E" w:rsidP="00E1197E">
            <w:pPr>
              <w:rPr>
                <w:lang w:val="de-DE"/>
              </w:rPr>
            </w:pPr>
            <w:r>
              <w:rPr>
                <w:lang w:val="de-DE"/>
              </w:rPr>
              <w:t xml:space="preserve">Erwartete Energiekosten  (+Bürokratie?) gegeben Zielerreichungsgrad </w:t>
            </w:r>
          </w:p>
        </w:tc>
      </w:tr>
    </w:tbl>
    <w:p w14:paraId="3C865A75" w14:textId="77777777" w:rsidR="000F513D" w:rsidRDefault="000F513D">
      <w:pPr>
        <w:rPr>
          <w:lang w:val="de-DE"/>
        </w:rPr>
      </w:pPr>
    </w:p>
    <w:p w14:paraId="6A48CAF1" w14:textId="77777777" w:rsidR="00BC2636" w:rsidRDefault="00BC2636">
      <w:pPr>
        <w:rPr>
          <w:lang w:val="de-DE"/>
        </w:rPr>
      </w:pPr>
    </w:p>
    <w:sectPr w:rsidR="00BC26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6" w:author="Heinemann, Friedrich" w:date="2026-05-03T17:19:00Z" w:initials="FH">
    <w:p w14:paraId="29249142" w14:textId="77777777" w:rsidR="00F862D3" w:rsidRDefault="00F862D3" w:rsidP="00F862D3">
      <w:pPr>
        <w:pStyle w:val="Kommentartext"/>
      </w:pPr>
      <w:r>
        <w:rPr>
          <w:rStyle w:val="Kommentarzeichen"/>
        </w:rPr>
        <w:annotationRef/>
      </w:r>
      <w:r>
        <w:t>In diesen zwei Spalten schlage ich die Benennungen für die Punkteslider vor. Ich bin etwas abgewichen von Benennungen im Projektbericht, um es untechnischer auszudrücken.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924914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B95A2BA" w16cex:dateUtc="2026-05-03T15:1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9249142" w16cid:durableId="0B95A2BA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F4235B"/>
    <w:multiLevelType w:val="hybridMultilevel"/>
    <w:tmpl w:val="049C4786"/>
    <w:lvl w:ilvl="0" w:tplc="BB78A4F6">
      <w:start w:val="100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3662317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Heinemann, Friedrich">
    <w15:presenceInfo w15:providerId="AD" w15:userId="S::Friedrich.Heinemann@zew.de::567df806-4625-47e4-9bdc-6b87f4e3ccd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13D"/>
    <w:rsid w:val="000008EC"/>
    <w:rsid w:val="00051A9E"/>
    <w:rsid w:val="00096886"/>
    <w:rsid w:val="000F513D"/>
    <w:rsid w:val="00130121"/>
    <w:rsid w:val="00196F70"/>
    <w:rsid w:val="001D3911"/>
    <w:rsid w:val="002015B2"/>
    <w:rsid w:val="00241CED"/>
    <w:rsid w:val="00244928"/>
    <w:rsid w:val="002937C3"/>
    <w:rsid w:val="002C2837"/>
    <w:rsid w:val="003C5317"/>
    <w:rsid w:val="00687AD8"/>
    <w:rsid w:val="006A1C44"/>
    <w:rsid w:val="007432A4"/>
    <w:rsid w:val="007D719D"/>
    <w:rsid w:val="007E24F9"/>
    <w:rsid w:val="008245E6"/>
    <w:rsid w:val="00884730"/>
    <w:rsid w:val="00933CA5"/>
    <w:rsid w:val="0099160A"/>
    <w:rsid w:val="009E7B75"/>
    <w:rsid w:val="00B2024F"/>
    <w:rsid w:val="00B50EA0"/>
    <w:rsid w:val="00BC2636"/>
    <w:rsid w:val="00C11BC9"/>
    <w:rsid w:val="00C315A3"/>
    <w:rsid w:val="00CA0082"/>
    <w:rsid w:val="00D50B7E"/>
    <w:rsid w:val="00DC5A6B"/>
    <w:rsid w:val="00DE4263"/>
    <w:rsid w:val="00E1197E"/>
    <w:rsid w:val="00E34844"/>
    <w:rsid w:val="00EB257B"/>
    <w:rsid w:val="00ED57C4"/>
    <w:rsid w:val="00EE5DB4"/>
    <w:rsid w:val="00F07B85"/>
    <w:rsid w:val="00F86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25B689"/>
  <w15:chartTrackingRefBased/>
  <w15:docId w15:val="{D2453E6E-A89D-2148-90F8-36CDF50A0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0F51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F51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F51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F51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F51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F513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F513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F513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F513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F51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F51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F51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F513D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F513D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F513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F513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F513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F513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F513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F51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F513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F51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F513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F513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F513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F513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F51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F513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F513D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0F513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ig-1hicw9p15-4-1">
    <w:name w:val="dig-1hicw9p1_5-4-1"/>
    <w:basedOn w:val="Absatz-Standardschriftart"/>
    <w:rsid w:val="00ED57C4"/>
  </w:style>
  <w:style w:type="paragraph" w:styleId="berarbeitung">
    <w:name w:val="Revision"/>
    <w:hidden/>
    <w:uiPriority w:val="99"/>
    <w:semiHidden/>
    <w:rsid w:val="00E34844"/>
  </w:style>
  <w:style w:type="character" w:styleId="Kommentarzeichen">
    <w:name w:val="annotation reference"/>
    <w:basedOn w:val="Absatz-Standardschriftart"/>
    <w:uiPriority w:val="99"/>
    <w:semiHidden/>
    <w:unhideWhenUsed/>
    <w:rsid w:val="00F862D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F862D3"/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F862D3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F862D3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F862D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698</Words>
  <Characters>4398</Characters>
  <Application>Microsoft Office Word</Application>
  <DocSecurity>0</DocSecurity>
  <Lines>36</Lines>
  <Paragraphs>10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Karina Kindler</dc:creator>
  <cp:keywords/>
  <dc:description/>
  <cp:lastModifiedBy>Heinemann, Friedrich</cp:lastModifiedBy>
  <cp:revision>8</cp:revision>
  <dcterms:created xsi:type="dcterms:W3CDTF">2026-05-03T14:19:00Z</dcterms:created>
  <dcterms:modified xsi:type="dcterms:W3CDTF">2026-05-03T15:50:00Z</dcterms:modified>
</cp:coreProperties>
</file>